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>
  <w:body>
    <w:p>
      <w:pPr>
        <w:pStyle w:val="Title"/>
      </w:pPr>
      <w:r>
        <w:t>Product Requirements: Inventory Tracker v2</w:t>
      </w:r>
    </w:p>
    <w:p>
      <w:bookmarkStart w:id="1" w:name="intro-anchor"/>
      <w:r>
        <w:t>The inventory module currently supports batch import</w:t>
      </w:r>
      <w:ins w:id="10" w:author="Bob Torres" w:date="2025-11-03T10:00:00Z">
        <w:r>
          <w:t xml:space="preserve"> and real-time sync</w:t>
        </w:r>
      </w:ins>
      <w:r>
        <w:t>.</w:t>
      </w:r>
      <w:bookmarkEnd w:id="1"/>
    </w:p>
    <w:p>
      <w:r>
        <w:t>Performance targets must be reviewed quarterly</w:t>
      </w:r>
      <w:ins w:id="20" w:author="Alice Chen" w:date="2025-11-04T09:30:00Z">
        <w:r>
          <w:t xml:space="preserve"> and approved by the steering committee</w:t>
        </w:r>
      </w:ins>
      <w:r>
        <w:t>.</w:t>
      </w:r>
    </w:p>
    <w:p>
      <w:r>
        <w:t xml:space="preserve">Cache invalidation is handled </w:t>
      </w:r>
      <w:del w:id="30" w:author="Alice Chen" w:date="2025-11-04T09:31:00Z">
        <w:r>
          <w:delText>automatically</w:delText>
        </w:r>
      </w:del>
      <w:ins w:id="31" w:author="Alice Chen" w:date="2025-11-04T09:31:00Z">
        <w:r>
          <w:t>by the cache manager</w:t>
        </w:r>
      </w:ins>
      <w:r>
        <w:t>.</w:t>
      </w:r>
    </w:p>
    <w:p>
      <w:r>
        <w:t xml:space="preserve">Legacy endpoints will be deprecated by </w:t>
      </w:r>
      <w:del w:id="40" w:author="Bob Torres" w:date="2025-11-03T10:01:00Z">
        <w:r>
          <w:delText>Q3</w:delText>
        </w:r>
      </w:del>
      <w:ins w:id="41" w:author="Bob Torres" w:date="2025-11-03T10:01:00Z">
        <w:r>
          <w:t>Q4</w:t>
        </w:r>
      </w:ins>
      <w:r>
        <w:t>.</w:t>
      </w:r>
    </w:p>
    <w:p>
      <w:r>
        <w:t>See release notes for migration details</w:t>
      </w:r>
      <w:r>
        <w:rPr>
          <w:vertAlign w:val="superscript"/>
        </w:rPr>
        <w:t>[1]</w:t>
      </w:r>
      <w:r>
        <w:t>.</w:t>
      </w:r>
    </w:p>
    <w:sectPr>
      <w:pgSz w:w="12240" w:h="1584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t>Applies to API versions 1.x through 2.3.</w:t>
      </w:r>
    </w:p>
  </w:footnote>
</w:footnote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sz w:val="24"/>
      </w:rPr>
    </w:rPrDefault>
  </w:docDefaults>
  <w:style w:type="paragraph" w:styleId="Normal">
    <w:name w:val="Normal"/>
    <w:pPr/>
    <w:rPr/>
  </w:style>
  <w:style w:type="paragraph" w:styleId="Title">
    <w:name w:val="Title"/>
    <w:pPr>
      <w:jc w:val="center"/>
    </w:pPr>
    <w:rPr>
      <w:b/>
      <w:sz w:val="52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footnotes"
    Target="footnotes.xml"/>
</Relationships>
</file>